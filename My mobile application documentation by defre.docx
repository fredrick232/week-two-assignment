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5522" w14:textId="6EBD5003" w:rsidR="004F401B" w:rsidRDefault="004F401B" w:rsidP="004F401B">
      <w:pPr>
        <w:jc w:val="center"/>
        <w:rPr>
          <w:b/>
          <w:bCs/>
          <w:sz w:val="44"/>
          <w:szCs w:val="44"/>
          <w:u w:val="single"/>
        </w:rPr>
      </w:pPr>
      <w:r w:rsidRPr="004F401B">
        <w:rPr>
          <w:b/>
          <w:bCs/>
          <w:sz w:val="44"/>
          <w:szCs w:val="44"/>
          <w:u w:val="single"/>
        </w:rPr>
        <w:t>My mobile application documentatio</w:t>
      </w:r>
      <w:r>
        <w:rPr>
          <w:b/>
          <w:bCs/>
          <w:sz w:val="44"/>
          <w:szCs w:val="44"/>
          <w:u w:val="single"/>
        </w:rPr>
        <w:t>n</w:t>
      </w:r>
    </w:p>
    <w:p w14:paraId="55561F44" w14:textId="1FD843A6" w:rsidR="004F401B" w:rsidRDefault="004F401B" w:rsidP="004F401B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4F401B">
        <w:rPr>
          <w:sz w:val="44"/>
          <w:szCs w:val="44"/>
        </w:rPr>
        <w:t>Start</w:t>
      </w:r>
      <w:r>
        <w:rPr>
          <w:sz w:val="44"/>
          <w:szCs w:val="44"/>
        </w:rPr>
        <w:t>ed</w:t>
      </w:r>
      <w:r w:rsidRPr="004F401B">
        <w:rPr>
          <w:sz w:val="44"/>
          <w:szCs w:val="44"/>
        </w:rPr>
        <w:t xml:space="preserve"> with </w:t>
      </w:r>
      <w:r w:rsidR="00F6733C">
        <w:rPr>
          <w:sz w:val="44"/>
          <w:szCs w:val="44"/>
        </w:rPr>
        <w:t xml:space="preserve">installing </w:t>
      </w:r>
      <w:r w:rsidR="00F6733C" w:rsidRPr="004F401B">
        <w:rPr>
          <w:sz w:val="44"/>
          <w:szCs w:val="44"/>
        </w:rPr>
        <w:t>the</w:t>
      </w:r>
      <w:r w:rsidRPr="004F401B">
        <w:rPr>
          <w:sz w:val="44"/>
          <w:szCs w:val="44"/>
        </w:rPr>
        <w:t xml:space="preserve"> android studio app</w:t>
      </w:r>
      <w:r>
        <w:rPr>
          <w:sz w:val="44"/>
          <w:szCs w:val="44"/>
        </w:rPr>
        <w:t>.</w:t>
      </w:r>
    </w:p>
    <w:p w14:paraId="0A15B599" w14:textId="77777777" w:rsidR="00462C22" w:rsidRDefault="0093480E" w:rsidP="001F4363">
      <w:pPr>
        <w:pStyle w:val="ListParagrap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B7E415C" wp14:editId="75D42680">
            <wp:extent cx="5314950" cy="3048000"/>
            <wp:effectExtent l="0" t="0" r="0" b="0"/>
            <wp:docPr id="1327295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95913" name="Picture 1327295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37" cy="30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3FA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FF235A8" wp14:editId="25171010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143625" cy="3152775"/>
            <wp:effectExtent l="0" t="0" r="9525" b="9525"/>
            <wp:wrapSquare wrapText="bothSides"/>
            <wp:docPr id="12166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4279" name="Picture 1216674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F7FC0" w14:textId="77777777" w:rsidR="00462C22" w:rsidRDefault="00462C22" w:rsidP="001F4363">
      <w:pPr>
        <w:pStyle w:val="ListParagraph"/>
        <w:rPr>
          <w:sz w:val="44"/>
          <w:szCs w:val="44"/>
        </w:rPr>
      </w:pPr>
    </w:p>
    <w:p w14:paraId="481F27BB" w14:textId="069A1E32" w:rsidR="00AC4A7A" w:rsidRDefault="00462C22" w:rsidP="007039E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install </w:t>
      </w:r>
      <w:r w:rsidR="00466465">
        <w:rPr>
          <w:sz w:val="44"/>
          <w:szCs w:val="44"/>
        </w:rPr>
        <w:t>SDK Manager</w:t>
      </w:r>
      <w:ins w:id="0" w:author="Microsoft Word" w:date="2026-06-01T11:55:00Z" w16du:dateUtc="2026-06-01T08:55:00Z">
        <w:r w:rsidR="0012007F">
          <w:rPr>
            <w:sz w:val="44"/>
            <w:szCs w:val="44"/>
          </w:rPr>
          <w:t xml:space="preserve"> in the android </w:t>
        </w:r>
        <w:r w:rsidR="000F3A07">
          <w:rPr>
            <w:sz w:val="44"/>
            <w:szCs w:val="44"/>
          </w:rPr>
          <w:t>studio</w:t>
        </w:r>
      </w:ins>
    </w:p>
    <w:p w14:paraId="1E08B37F" w14:textId="77777777" w:rsidR="000340E6" w:rsidRDefault="00117502" w:rsidP="000F3A07">
      <w:pPr>
        <w:pStyle w:val="ListParagraph"/>
        <w:ind w:left="144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EF4C8E6" wp14:editId="3E477A5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172450" cy="5619750"/>
            <wp:effectExtent l="0" t="0" r="0" b="0"/>
            <wp:wrapSquare wrapText="bothSides"/>
            <wp:docPr id="26411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7237" name="Picture 264117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74D04" w14:textId="77777777" w:rsidR="000340E6" w:rsidRPr="000340E6" w:rsidRDefault="000340E6" w:rsidP="000340E6"/>
    <w:p w14:paraId="1D027997" w14:textId="77777777" w:rsidR="000340E6" w:rsidRPr="000340E6" w:rsidRDefault="000340E6" w:rsidP="000340E6"/>
    <w:p w14:paraId="1A16EC3D" w14:textId="77777777" w:rsidR="000340E6" w:rsidRPr="000340E6" w:rsidRDefault="000340E6" w:rsidP="000340E6"/>
    <w:p w14:paraId="2E2266E8" w14:textId="77777777" w:rsidR="000340E6" w:rsidRPr="000340E6" w:rsidRDefault="000340E6" w:rsidP="000340E6"/>
    <w:p w14:paraId="4236948F" w14:textId="77777777" w:rsidR="000340E6" w:rsidRPr="000340E6" w:rsidRDefault="000340E6" w:rsidP="000340E6"/>
    <w:p w14:paraId="40D41B3A" w14:textId="77777777" w:rsidR="000340E6" w:rsidRPr="000340E6" w:rsidRDefault="000340E6" w:rsidP="000340E6"/>
    <w:p w14:paraId="499ABE6F" w14:textId="77777777" w:rsidR="000340E6" w:rsidRPr="000340E6" w:rsidRDefault="000340E6" w:rsidP="000340E6"/>
    <w:p w14:paraId="21B6C2C2" w14:textId="77777777" w:rsidR="000340E6" w:rsidRPr="000340E6" w:rsidRDefault="000340E6" w:rsidP="000340E6"/>
    <w:p w14:paraId="51A7760D" w14:textId="77777777" w:rsidR="000340E6" w:rsidRPr="000340E6" w:rsidRDefault="000340E6" w:rsidP="000340E6"/>
    <w:p w14:paraId="6C30134A" w14:textId="77777777" w:rsidR="000340E6" w:rsidRPr="000340E6" w:rsidRDefault="000340E6" w:rsidP="000340E6"/>
    <w:p w14:paraId="21DB30EF" w14:textId="77777777" w:rsidR="000340E6" w:rsidRPr="000340E6" w:rsidRDefault="000340E6" w:rsidP="000340E6"/>
    <w:p w14:paraId="6793D73C" w14:textId="77777777" w:rsidR="000340E6" w:rsidRPr="000340E6" w:rsidRDefault="000340E6" w:rsidP="000340E6"/>
    <w:p w14:paraId="17986628" w14:textId="77777777" w:rsidR="000340E6" w:rsidRPr="000340E6" w:rsidRDefault="000340E6" w:rsidP="000340E6"/>
    <w:p w14:paraId="5E6FF969" w14:textId="77777777" w:rsidR="000340E6" w:rsidRPr="000340E6" w:rsidRDefault="000340E6" w:rsidP="000340E6"/>
    <w:p w14:paraId="4BF925A1" w14:textId="77777777" w:rsidR="000340E6" w:rsidRDefault="000340E6" w:rsidP="000F3A07">
      <w:pPr>
        <w:pStyle w:val="ListParagraph"/>
        <w:ind w:left="1440"/>
        <w:rPr>
          <w:sz w:val="44"/>
          <w:szCs w:val="44"/>
        </w:rPr>
      </w:pPr>
    </w:p>
    <w:p w14:paraId="28C0EE1A" w14:textId="77777777" w:rsidR="000340E6" w:rsidRDefault="000340E6" w:rsidP="000F3A07">
      <w:pPr>
        <w:pStyle w:val="ListParagraph"/>
        <w:ind w:left="1440"/>
        <w:rPr>
          <w:sz w:val="44"/>
          <w:szCs w:val="44"/>
        </w:rPr>
      </w:pPr>
    </w:p>
    <w:p w14:paraId="087541DD" w14:textId="1145C243" w:rsidR="00EF3941" w:rsidRDefault="00723C4D" w:rsidP="00EF3941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check</w:t>
      </w:r>
      <w:r w:rsidR="004F6BD9">
        <w:rPr>
          <w:sz w:val="44"/>
          <w:szCs w:val="44"/>
        </w:rPr>
        <w:t xml:space="preserve"> </w:t>
      </w:r>
      <w:r w:rsidR="00113890">
        <w:rPr>
          <w:sz w:val="44"/>
          <w:szCs w:val="44"/>
        </w:rPr>
        <w:t xml:space="preserve">android platform </w:t>
      </w:r>
      <w:r w:rsidR="00EF3941">
        <w:rPr>
          <w:sz w:val="44"/>
          <w:szCs w:val="44"/>
        </w:rPr>
        <w:t xml:space="preserve">for the SDK Manager </w:t>
      </w:r>
    </w:p>
    <w:p w14:paraId="1EE6D0D6" w14:textId="1B33CDD6" w:rsidR="00723C4D" w:rsidRDefault="004F25C8" w:rsidP="00EF3941">
      <w:pPr>
        <w:ind w:left="180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118E993B" wp14:editId="3AA65C6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905750" cy="5103495"/>
            <wp:effectExtent l="0" t="0" r="0" b="1905"/>
            <wp:wrapSquare wrapText="bothSides"/>
            <wp:docPr id="691865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5640" name="Picture 691865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49E">
        <w:rPr>
          <w:sz w:val="44"/>
          <w:szCs w:val="44"/>
        </w:rPr>
        <w:br w:type="textWrapping" w:clear="all"/>
      </w:r>
    </w:p>
    <w:p w14:paraId="33F765AC" w14:textId="5BF9B597" w:rsidR="00AA77DE" w:rsidRPr="00AA77DE" w:rsidRDefault="00503307" w:rsidP="00AA77DE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503307">
        <w:rPr>
          <w:sz w:val="44"/>
          <w:szCs w:val="44"/>
        </w:rPr>
        <w:t xml:space="preserve">Install the SDK components </w:t>
      </w:r>
    </w:p>
    <w:p w14:paraId="67195E46" w14:textId="789DCF5B" w:rsidR="00503307" w:rsidRDefault="00297784" w:rsidP="00503307">
      <w:pPr>
        <w:ind w:left="216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460ED529" wp14:editId="09BC2C8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34075" cy="5086350"/>
            <wp:effectExtent l="0" t="0" r="9525" b="0"/>
            <wp:wrapSquare wrapText="bothSides"/>
            <wp:docPr id="625559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9126" name="Picture 6255591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</w:rPr>
        <w:drawing>
          <wp:inline distT="0" distB="0" distL="0" distR="0" wp14:anchorId="6D183CFD" wp14:editId="25D57A29">
            <wp:extent cx="5905500" cy="5048250"/>
            <wp:effectExtent l="0" t="0" r="0" b="0"/>
            <wp:docPr id="319005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5383" name="Picture 319005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EBF0" w14:textId="3A35FB83" w:rsidR="007450CF" w:rsidRDefault="008D3FA3" w:rsidP="007450CF">
      <w:pPr>
        <w:pStyle w:val="ListParagraph"/>
        <w:numPr>
          <w:ilvl w:val="0"/>
          <w:numId w:val="5"/>
        </w:numPr>
        <w:rPr>
          <w:sz w:val="44"/>
          <w:szCs w:val="44"/>
        </w:rPr>
      </w:pPr>
      <w:r>
        <w:rPr>
          <w:sz w:val="44"/>
          <w:szCs w:val="44"/>
        </w:rPr>
        <w:t xml:space="preserve"> Start with finding an available </w:t>
      </w:r>
      <w:r w:rsidR="0032007A">
        <w:rPr>
          <w:sz w:val="44"/>
          <w:szCs w:val="44"/>
        </w:rPr>
        <w:t>SDK components when c</w:t>
      </w:r>
      <w:r w:rsidR="007450CF" w:rsidRPr="007450CF">
        <w:rPr>
          <w:sz w:val="44"/>
          <w:szCs w:val="44"/>
        </w:rPr>
        <w:t>reating a virtual device</w:t>
      </w:r>
    </w:p>
    <w:p w14:paraId="1B55146C" w14:textId="6E22CB60" w:rsidR="007450CF" w:rsidRDefault="001815F1" w:rsidP="007450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7E1090D" wp14:editId="6933951D">
            <wp:extent cx="10533380" cy="4453247"/>
            <wp:effectExtent l="0" t="0" r="1270" b="5080"/>
            <wp:docPr id="1504964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439" name="Picture 150496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4628" cy="44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606E" w14:textId="69D596AB" w:rsidR="00A91109" w:rsidRDefault="00D6337E" w:rsidP="00C90D63">
      <w:pPr>
        <w:pStyle w:val="ListParagraph"/>
        <w:numPr>
          <w:ilvl w:val="0"/>
          <w:numId w:val="7"/>
        </w:numPr>
        <w:rPr>
          <w:sz w:val="44"/>
          <w:szCs w:val="44"/>
        </w:rPr>
      </w:pPr>
      <w:r>
        <w:rPr>
          <w:sz w:val="44"/>
          <w:szCs w:val="44"/>
        </w:rPr>
        <w:t xml:space="preserve">The emulator run </w:t>
      </w:r>
      <w:r w:rsidR="00C90D63">
        <w:rPr>
          <w:sz w:val="44"/>
          <w:szCs w:val="44"/>
        </w:rPr>
        <w:t>successfully</w:t>
      </w:r>
      <w:r>
        <w:rPr>
          <w:sz w:val="44"/>
          <w:szCs w:val="44"/>
        </w:rPr>
        <w:t xml:space="preserve"> </w:t>
      </w:r>
    </w:p>
    <w:p w14:paraId="069F5F43" w14:textId="5D580DC9" w:rsidR="002E64B6" w:rsidRDefault="004B364F" w:rsidP="00941BFF">
      <w:pPr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229C8A06" wp14:editId="3241DDE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248405" cy="5806435"/>
            <wp:effectExtent l="0" t="0" r="635" b="4445"/>
            <wp:wrapSquare wrapText="bothSides"/>
            <wp:docPr id="748123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3117" name="Picture 7481231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405" cy="580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561">
        <w:rPr>
          <w:sz w:val="44"/>
          <w:szCs w:val="44"/>
        </w:rPr>
        <w:br w:type="textWrapping" w:clear="all"/>
      </w:r>
    </w:p>
    <w:p w14:paraId="5BD8F9A0" w14:textId="295B0D21" w:rsidR="00941BFF" w:rsidRDefault="00B92A23" w:rsidP="00583570">
      <w:pPr>
        <w:pStyle w:val="ListParagraph"/>
        <w:numPr>
          <w:ilvl w:val="0"/>
          <w:numId w:val="8"/>
        </w:numPr>
        <w:rPr>
          <w:sz w:val="44"/>
          <w:szCs w:val="44"/>
        </w:rPr>
      </w:pPr>
      <w:r w:rsidRPr="00583570">
        <w:rPr>
          <w:sz w:val="44"/>
          <w:szCs w:val="44"/>
        </w:rPr>
        <w:t xml:space="preserve">Week one assignment </w:t>
      </w:r>
      <w:r w:rsidR="002A5B49" w:rsidRPr="00583570">
        <w:rPr>
          <w:sz w:val="44"/>
          <w:szCs w:val="44"/>
        </w:rPr>
        <w:t xml:space="preserve">which is creating an </w:t>
      </w:r>
      <w:r w:rsidR="00E122DA" w:rsidRPr="00583570">
        <w:rPr>
          <w:sz w:val="44"/>
          <w:szCs w:val="44"/>
        </w:rPr>
        <w:t>app that</w:t>
      </w:r>
      <w:r w:rsidR="007F39E8" w:rsidRPr="00583570">
        <w:rPr>
          <w:sz w:val="44"/>
          <w:szCs w:val="44"/>
        </w:rPr>
        <w:t xml:space="preserve"> has </w:t>
      </w:r>
      <w:r w:rsidR="0075691F" w:rsidRPr="00583570">
        <w:rPr>
          <w:sz w:val="44"/>
          <w:szCs w:val="44"/>
        </w:rPr>
        <w:t xml:space="preserve">changeable </w:t>
      </w:r>
      <w:r w:rsidR="00583570" w:rsidRPr="00583570">
        <w:rPr>
          <w:sz w:val="44"/>
          <w:szCs w:val="44"/>
        </w:rPr>
        <w:t>title, background</w:t>
      </w:r>
      <w:r w:rsidR="005D4AF6" w:rsidRPr="00583570">
        <w:rPr>
          <w:sz w:val="44"/>
          <w:szCs w:val="44"/>
        </w:rPr>
        <w:t xml:space="preserve"> color and </w:t>
      </w:r>
      <w:r w:rsidR="00523221" w:rsidRPr="00583570">
        <w:rPr>
          <w:sz w:val="44"/>
          <w:szCs w:val="44"/>
        </w:rPr>
        <w:t>front siz</w:t>
      </w:r>
      <w:r w:rsidR="00E122DA">
        <w:rPr>
          <w:sz w:val="44"/>
          <w:szCs w:val="44"/>
        </w:rPr>
        <w:t>e</w:t>
      </w:r>
    </w:p>
    <w:p w14:paraId="751E6140" w14:textId="536421D2" w:rsidR="00E122DA" w:rsidRDefault="00547851" w:rsidP="00FE589D">
      <w:pPr>
        <w:ind w:left="72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71099B7F" wp14:editId="660F97E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223760" cy="4061375"/>
            <wp:effectExtent l="0" t="0" r="0" b="0"/>
            <wp:wrapSquare wrapText="bothSides"/>
            <wp:docPr id="174955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9281" name="Picture 17495592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6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EAD">
        <w:rPr>
          <w:sz w:val="44"/>
          <w:szCs w:val="44"/>
        </w:rPr>
        <w:t xml:space="preserve">           </w:t>
      </w:r>
      <w:r w:rsidR="00FE589D">
        <w:rPr>
          <w:sz w:val="44"/>
          <w:szCs w:val="44"/>
        </w:rPr>
        <w:t xml:space="preserve">    </w:t>
      </w:r>
      <w:r w:rsidR="00AB1149">
        <w:rPr>
          <w:noProof/>
          <w:sz w:val="44"/>
          <w:szCs w:val="44"/>
        </w:rPr>
        <w:drawing>
          <wp:inline distT="0" distB="0" distL="0" distR="0" wp14:anchorId="03EC00A2" wp14:editId="5EB11E4B">
            <wp:extent cx="7156140" cy="4023360"/>
            <wp:effectExtent l="0" t="0" r="6985" b="0"/>
            <wp:docPr id="1316691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91360" name="Picture 13166913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1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9DF">
        <w:rPr>
          <w:noProof/>
          <w:sz w:val="44"/>
          <w:szCs w:val="44"/>
        </w:rPr>
        <w:drawing>
          <wp:inline distT="0" distB="0" distL="0" distR="0" wp14:anchorId="77903667" wp14:editId="05657733">
            <wp:extent cx="7643495" cy="4734092"/>
            <wp:effectExtent l="0" t="0" r="0" b="9525"/>
            <wp:docPr id="1139999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9525" name="Picture 11399995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6690" cy="47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7DD">
        <w:rPr>
          <w:sz w:val="44"/>
          <w:szCs w:val="44"/>
        </w:rPr>
        <w:t xml:space="preserve">            </w:t>
      </w:r>
      <w:r w:rsidR="002277DD">
        <w:rPr>
          <w:noProof/>
          <w:sz w:val="44"/>
          <w:szCs w:val="44"/>
        </w:rPr>
        <w:drawing>
          <wp:inline distT="0" distB="0" distL="0" distR="0" wp14:anchorId="43725E0A" wp14:editId="401AB2D1">
            <wp:extent cx="8131977" cy="4572000"/>
            <wp:effectExtent l="0" t="0" r="2540" b="0"/>
            <wp:docPr id="1918019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9673" name="Picture 1918019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197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27FF" w14:textId="28789160" w:rsidR="00BC2150" w:rsidRDefault="000D6058" w:rsidP="00FE589D">
      <w:pPr>
        <w:ind w:left="720"/>
        <w:rPr>
          <w:sz w:val="44"/>
          <w:szCs w:val="44"/>
        </w:rPr>
      </w:pPr>
      <w:r>
        <w:rPr>
          <w:sz w:val="44"/>
          <w:szCs w:val="44"/>
        </w:rPr>
        <w:t>The final display of the app is</w:t>
      </w:r>
    </w:p>
    <w:p w14:paraId="05D2704E" w14:textId="12A66D17" w:rsidR="0077629C" w:rsidRDefault="0077629C" w:rsidP="00FE589D">
      <w:pPr>
        <w:ind w:left="72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5B3B5B1" wp14:editId="7D95E905">
            <wp:extent cx="4896434" cy="10881360"/>
            <wp:effectExtent l="0" t="0" r="0" b="0"/>
            <wp:docPr id="97218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8534" name="Picture 972185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434" cy="108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28CD" w14:textId="7FEDBAE2" w:rsidR="00B8631F" w:rsidRDefault="00492845" w:rsidP="00BA655A">
      <w:pPr>
        <w:pStyle w:val="ListParagraph"/>
        <w:numPr>
          <w:ilvl w:val="0"/>
          <w:numId w:val="10"/>
        </w:numPr>
        <w:rPr>
          <w:noProof/>
          <w:sz w:val="44"/>
          <w:szCs w:val="44"/>
        </w:rPr>
      </w:pPr>
      <w:r w:rsidRPr="00BA655A">
        <w:rPr>
          <w:noProof/>
          <w:sz w:val="44"/>
          <w:szCs w:val="44"/>
        </w:rPr>
        <w:t xml:space="preserve">Week two assignment </w:t>
      </w:r>
      <w:r w:rsidR="00EE2F78" w:rsidRPr="00BA655A">
        <w:rPr>
          <w:noProof/>
          <w:sz w:val="44"/>
          <w:szCs w:val="44"/>
        </w:rPr>
        <w:t xml:space="preserve">which is build </w:t>
      </w:r>
      <w:r w:rsidR="003473B7" w:rsidRPr="00BA655A">
        <w:rPr>
          <w:noProof/>
          <w:sz w:val="44"/>
          <w:szCs w:val="44"/>
        </w:rPr>
        <w:t xml:space="preserve">a mini student management </w:t>
      </w:r>
      <w:r w:rsidR="00ED3954" w:rsidRPr="00BA655A">
        <w:rPr>
          <w:noProof/>
          <w:sz w:val="44"/>
          <w:szCs w:val="44"/>
        </w:rPr>
        <w:t xml:space="preserve">app </w:t>
      </w:r>
      <w:r w:rsidR="007075BD" w:rsidRPr="00BA655A">
        <w:rPr>
          <w:noProof/>
          <w:sz w:val="44"/>
          <w:szCs w:val="44"/>
        </w:rPr>
        <w:t>which contains a  login page</w:t>
      </w:r>
      <w:r w:rsidR="00AA67DB" w:rsidRPr="00BA655A">
        <w:rPr>
          <w:noProof/>
          <w:sz w:val="44"/>
          <w:szCs w:val="44"/>
        </w:rPr>
        <w:t>,student registration,</w:t>
      </w:r>
      <w:r w:rsidR="0047485A" w:rsidRPr="00BA655A">
        <w:rPr>
          <w:noProof/>
          <w:sz w:val="44"/>
          <w:szCs w:val="44"/>
        </w:rPr>
        <w:t>saves record locally and it is  simple to navigate</w:t>
      </w:r>
      <w:r w:rsidR="00BA655A" w:rsidRPr="00BA655A">
        <w:rPr>
          <w:noProof/>
          <w:sz w:val="44"/>
          <w:szCs w:val="44"/>
        </w:rPr>
        <w:t>.</w:t>
      </w:r>
    </w:p>
    <w:p w14:paraId="6CF8D110" w14:textId="64EC87DB" w:rsidR="00014EF2" w:rsidRDefault="00014EF2" w:rsidP="00014EF2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124BDE4" wp14:editId="2D6013E4">
            <wp:extent cx="8945176" cy="5029200"/>
            <wp:effectExtent l="0" t="0" r="8890" b="0"/>
            <wp:docPr id="63751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2270" name="Picture 6375122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5176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3BA4" w14:textId="7B3934FA" w:rsidR="00C27FBC" w:rsidRDefault="00C27FBC" w:rsidP="00014EF2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The output of the code diplays </w:t>
      </w:r>
      <w:r w:rsidR="003F6A05">
        <w:rPr>
          <w:noProof/>
          <w:sz w:val="44"/>
          <w:szCs w:val="44"/>
        </w:rPr>
        <w:t>the app bellow</w:t>
      </w:r>
    </w:p>
    <w:p w14:paraId="4296F8B3" w14:textId="7DF71948" w:rsidR="003F6A05" w:rsidRPr="00014EF2" w:rsidRDefault="0033683A" w:rsidP="00014EF2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DFA5FAF" wp14:editId="31441071">
            <wp:extent cx="2221865" cy="6428829"/>
            <wp:effectExtent l="0" t="0" r="6985" b="0"/>
            <wp:docPr id="1563381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1646" name="Picture 15633816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928" cy="64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28C">
        <w:rPr>
          <w:noProof/>
          <w:sz w:val="44"/>
          <w:szCs w:val="44"/>
        </w:rPr>
        <w:t xml:space="preserve">   </w:t>
      </w:r>
      <w:r w:rsidR="00073085">
        <w:rPr>
          <w:noProof/>
          <w:sz w:val="44"/>
          <w:szCs w:val="44"/>
        </w:rPr>
        <w:t xml:space="preserve">         </w:t>
      </w:r>
      <w:r w:rsidR="00C3254B">
        <w:rPr>
          <w:noProof/>
          <w:sz w:val="44"/>
          <w:szCs w:val="44"/>
        </w:rPr>
        <w:t xml:space="preserve">                     </w:t>
      </w:r>
      <w:r w:rsidR="0044028C">
        <w:rPr>
          <w:noProof/>
          <w:sz w:val="44"/>
          <w:szCs w:val="44"/>
        </w:rPr>
        <w:t xml:space="preserve">    </w:t>
      </w:r>
      <w:r w:rsidR="0044028C">
        <w:rPr>
          <w:noProof/>
          <w:sz w:val="44"/>
          <w:szCs w:val="44"/>
        </w:rPr>
        <w:drawing>
          <wp:inline distT="0" distB="0" distL="0" distR="0" wp14:anchorId="0DB036BF" wp14:editId="029D549A">
            <wp:extent cx="3127134" cy="6949440"/>
            <wp:effectExtent l="0" t="0" r="0" b="3810"/>
            <wp:docPr id="1862801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1162" name="Picture 18628011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134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085">
        <w:rPr>
          <w:noProof/>
          <w:sz w:val="44"/>
          <w:szCs w:val="44"/>
        </w:rPr>
        <w:t xml:space="preserve">       </w:t>
      </w:r>
      <w:r w:rsidR="00C3254B">
        <w:rPr>
          <w:noProof/>
          <w:sz w:val="44"/>
          <w:szCs w:val="44"/>
        </w:rPr>
        <w:t xml:space="preserve">                    </w:t>
      </w:r>
      <w:r w:rsidR="00073085">
        <w:rPr>
          <w:noProof/>
          <w:sz w:val="44"/>
          <w:szCs w:val="44"/>
        </w:rPr>
        <w:t xml:space="preserve">    </w:t>
      </w:r>
      <w:r w:rsidR="00C3254B">
        <w:rPr>
          <w:noProof/>
          <w:sz w:val="44"/>
          <w:szCs w:val="44"/>
        </w:rPr>
        <w:drawing>
          <wp:inline distT="0" distB="0" distL="0" distR="0" wp14:anchorId="67760475" wp14:editId="0B91D83E">
            <wp:extent cx="3168281" cy="7040880"/>
            <wp:effectExtent l="0" t="0" r="0" b="7620"/>
            <wp:docPr id="981596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96867" name="Picture 9815968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281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41FB" w14:textId="77777777" w:rsidR="00BA655A" w:rsidRPr="00BA655A" w:rsidRDefault="00BA655A" w:rsidP="00BA655A">
      <w:pPr>
        <w:ind w:left="1080"/>
        <w:rPr>
          <w:noProof/>
          <w:sz w:val="44"/>
          <w:szCs w:val="44"/>
        </w:rPr>
      </w:pPr>
    </w:p>
    <w:p w14:paraId="12DA5AED" w14:textId="0F45A834" w:rsidR="00767DF6" w:rsidRDefault="00767DF6" w:rsidP="001A5D1F">
      <w:pPr>
        <w:pStyle w:val="ListParagraph"/>
        <w:numPr>
          <w:ilvl w:val="0"/>
          <w:numId w:val="9"/>
        </w:numPr>
        <w:rPr>
          <w:noProof/>
          <w:sz w:val="44"/>
          <w:szCs w:val="44"/>
        </w:rPr>
      </w:pPr>
      <w:r w:rsidRPr="001A5D1F">
        <w:rPr>
          <w:noProof/>
          <w:sz w:val="44"/>
          <w:szCs w:val="44"/>
        </w:rPr>
        <w:t xml:space="preserve">Week </w:t>
      </w:r>
      <w:r w:rsidR="00EB42CB" w:rsidRPr="001A5D1F">
        <w:rPr>
          <w:noProof/>
          <w:sz w:val="44"/>
          <w:szCs w:val="44"/>
        </w:rPr>
        <w:t>three</w:t>
      </w:r>
      <w:r w:rsidRPr="001A5D1F">
        <w:rPr>
          <w:noProof/>
          <w:sz w:val="44"/>
          <w:szCs w:val="44"/>
        </w:rPr>
        <w:t xml:space="preserve"> assignment </w:t>
      </w:r>
      <w:r w:rsidR="00EB42CB" w:rsidRPr="001A5D1F">
        <w:rPr>
          <w:noProof/>
          <w:sz w:val="44"/>
          <w:szCs w:val="44"/>
        </w:rPr>
        <w:t xml:space="preserve">which is </w:t>
      </w:r>
      <w:r w:rsidR="003F3E80" w:rsidRPr="001A5D1F">
        <w:rPr>
          <w:noProof/>
          <w:sz w:val="44"/>
          <w:szCs w:val="44"/>
        </w:rPr>
        <w:t xml:space="preserve">building a </w:t>
      </w:r>
      <w:r w:rsidR="006D4563" w:rsidRPr="001A5D1F">
        <w:rPr>
          <w:noProof/>
          <w:sz w:val="44"/>
          <w:szCs w:val="44"/>
        </w:rPr>
        <w:t>complete UI prototype</w:t>
      </w:r>
      <w:r w:rsidR="00D40B6F" w:rsidRPr="001A5D1F">
        <w:rPr>
          <w:noProof/>
          <w:sz w:val="44"/>
          <w:szCs w:val="44"/>
        </w:rPr>
        <w:t xml:space="preserve"> that has </w:t>
      </w:r>
      <w:r w:rsidR="00E819C2" w:rsidRPr="001A5D1F">
        <w:rPr>
          <w:noProof/>
          <w:sz w:val="44"/>
          <w:szCs w:val="44"/>
        </w:rPr>
        <w:t xml:space="preserve">5 </w:t>
      </w:r>
      <w:r w:rsidR="004328E9" w:rsidRPr="001A5D1F">
        <w:rPr>
          <w:noProof/>
          <w:sz w:val="44"/>
          <w:szCs w:val="44"/>
        </w:rPr>
        <w:t>screens minimum,</w:t>
      </w:r>
      <w:r w:rsidR="00C74BDF" w:rsidRPr="001A5D1F">
        <w:rPr>
          <w:noProof/>
          <w:sz w:val="44"/>
          <w:szCs w:val="44"/>
        </w:rPr>
        <w:t>its navigation working properly,</w:t>
      </w:r>
      <w:r w:rsidR="00B7330F" w:rsidRPr="001A5D1F">
        <w:rPr>
          <w:noProof/>
          <w:sz w:val="44"/>
          <w:szCs w:val="44"/>
        </w:rPr>
        <w:t>it has a re</w:t>
      </w:r>
      <w:r w:rsidR="000B47FF" w:rsidRPr="001A5D1F">
        <w:rPr>
          <w:noProof/>
          <w:sz w:val="44"/>
          <w:szCs w:val="44"/>
        </w:rPr>
        <w:t xml:space="preserve">sponsive </w:t>
      </w:r>
      <w:r w:rsidR="002725DF" w:rsidRPr="001A5D1F">
        <w:rPr>
          <w:noProof/>
          <w:sz w:val="44"/>
          <w:szCs w:val="44"/>
        </w:rPr>
        <w:t>design</w:t>
      </w:r>
      <w:r w:rsidR="00CA3010" w:rsidRPr="001A5D1F">
        <w:rPr>
          <w:noProof/>
          <w:sz w:val="44"/>
          <w:szCs w:val="44"/>
        </w:rPr>
        <w:t xml:space="preserve">,it </w:t>
      </w:r>
      <w:r w:rsidR="0060010C" w:rsidRPr="001A5D1F">
        <w:rPr>
          <w:noProof/>
          <w:sz w:val="44"/>
          <w:szCs w:val="44"/>
        </w:rPr>
        <w:t xml:space="preserve">should be </w:t>
      </w:r>
      <w:r w:rsidR="00CA3010" w:rsidRPr="001A5D1F">
        <w:rPr>
          <w:noProof/>
          <w:sz w:val="44"/>
          <w:szCs w:val="44"/>
        </w:rPr>
        <w:t xml:space="preserve"> modern</w:t>
      </w:r>
      <w:r w:rsidR="0060010C" w:rsidRPr="001A5D1F">
        <w:rPr>
          <w:noProof/>
          <w:sz w:val="44"/>
          <w:szCs w:val="44"/>
        </w:rPr>
        <w:t xml:space="preserve"> UI  and </w:t>
      </w:r>
      <w:r w:rsidR="005141F5" w:rsidRPr="001A5D1F">
        <w:rPr>
          <w:noProof/>
          <w:sz w:val="44"/>
          <w:szCs w:val="44"/>
        </w:rPr>
        <w:t xml:space="preserve">it has  </w:t>
      </w:r>
      <w:r w:rsidR="0098451B" w:rsidRPr="001A5D1F">
        <w:rPr>
          <w:noProof/>
          <w:sz w:val="44"/>
          <w:szCs w:val="44"/>
        </w:rPr>
        <w:t>functional forms</w:t>
      </w:r>
      <w:r w:rsidR="00764A13" w:rsidRPr="001A5D1F">
        <w:rPr>
          <w:noProof/>
          <w:sz w:val="44"/>
          <w:szCs w:val="44"/>
        </w:rPr>
        <w:t>.</w:t>
      </w:r>
      <w:r w:rsidR="00CA3010" w:rsidRPr="001A5D1F">
        <w:rPr>
          <w:noProof/>
          <w:sz w:val="44"/>
          <w:szCs w:val="44"/>
        </w:rPr>
        <w:t xml:space="preserve"> </w:t>
      </w:r>
    </w:p>
    <w:p w14:paraId="64198A76" w14:textId="598764FF" w:rsidR="001A5D1F" w:rsidRDefault="00A5109B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B0DC805" wp14:editId="72401B81">
            <wp:extent cx="7644057" cy="4297680"/>
            <wp:effectExtent l="0" t="0" r="0" b="7620"/>
            <wp:docPr id="1354386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6973" name="Picture 13543869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D6D">
        <w:rPr>
          <w:noProof/>
          <w:sz w:val="44"/>
          <w:szCs w:val="44"/>
        </w:rPr>
        <w:t xml:space="preserve">              </w:t>
      </w:r>
      <w:r w:rsidR="00147BA6">
        <w:rPr>
          <w:noProof/>
          <w:sz w:val="44"/>
          <w:szCs w:val="44"/>
        </w:rPr>
        <w:drawing>
          <wp:inline distT="0" distB="0" distL="0" distR="0" wp14:anchorId="3A3A702A" wp14:editId="69114EE6">
            <wp:extent cx="7658219" cy="4305642"/>
            <wp:effectExtent l="0" t="0" r="0" b="0"/>
            <wp:docPr id="13753478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7816" name="Picture 13753478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9982" cy="43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092" w14:textId="0F5906EC" w:rsidR="00FF20C4" w:rsidRDefault="00FF20C4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56B5443" wp14:editId="1F4E2EA2">
            <wp:extent cx="7644057" cy="4297680"/>
            <wp:effectExtent l="0" t="0" r="0" b="7620"/>
            <wp:docPr id="1055674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4952" name="Picture 10556749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330" w14:textId="1905CB61" w:rsidR="00F21DEE" w:rsidRDefault="00F76338" w:rsidP="00F21DEE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The final </w:t>
      </w:r>
      <w:r w:rsidR="009F434B">
        <w:rPr>
          <w:noProof/>
          <w:sz w:val="44"/>
          <w:szCs w:val="44"/>
        </w:rPr>
        <w:t xml:space="preserve">display of the app is </w:t>
      </w:r>
    </w:p>
    <w:p w14:paraId="001A3E9A" w14:textId="2AC9D8AF" w:rsidR="009D3682" w:rsidRDefault="00CB689A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B93A400" wp14:editId="039632F5">
            <wp:extent cx="5431338" cy="12070080"/>
            <wp:effectExtent l="0" t="0" r="0" b="7620"/>
            <wp:docPr id="16327328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2888" name="Picture 16327328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338" cy="120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47">
        <w:rPr>
          <w:noProof/>
          <w:sz w:val="44"/>
          <w:szCs w:val="44"/>
        </w:rPr>
        <w:t xml:space="preserve">      </w:t>
      </w:r>
      <w:r w:rsidR="00FD4498">
        <w:rPr>
          <w:noProof/>
          <w:sz w:val="44"/>
          <w:szCs w:val="44"/>
        </w:rPr>
        <w:drawing>
          <wp:inline distT="0" distB="0" distL="0" distR="0" wp14:anchorId="07D07E9A" wp14:editId="7319B55A">
            <wp:extent cx="5102166" cy="11338560"/>
            <wp:effectExtent l="0" t="0" r="3810" b="0"/>
            <wp:docPr id="99485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013" name="Picture 994850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66" cy="113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DEE">
        <w:rPr>
          <w:noProof/>
          <w:sz w:val="44"/>
          <w:szCs w:val="44"/>
        </w:rPr>
        <w:t xml:space="preserve">      </w:t>
      </w:r>
      <w:r w:rsidR="00F21DEE">
        <w:rPr>
          <w:noProof/>
          <w:sz w:val="44"/>
          <w:szCs w:val="44"/>
        </w:rPr>
        <w:drawing>
          <wp:inline distT="0" distB="0" distL="0" distR="0" wp14:anchorId="1C8A8186" wp14:editId="5EB9D5BB">
            <wp:extent cx="5266752" cy="11704320"/>
            <wp:effectExtent l="0" t="0" r="0" b="0"/>
            <wp:docPr id="4515349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4988" name="Picture 4515349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752" cy="117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2F9D" w14:textId="45A2AD39" w:rsidR="00DE12D1" w:rsidRPr="00E5568E" w:rsidRDefault="004C6721" w:rsidP="00E5568E">
      <w:pPr>
        <w:pStyle w:val="ListParagraph"/>
        <w:numPr>
          <w:ilvl w:val="0"/>
          <w:numId w:val="11"/>
        </w:numPr>
        <w:rPr>
          <w:noProof/>
          <w:sz w:val="44"/>
          <w:szCs w:val="44"/>
        </w:rPr>
      </w:pPr>
      <w:r w:rsidRPr="00E5568E">
        <w:rPr>
          <w:noProof/>
          <w:sz w:val="44"/>
          <w:szCs w:val="44"/>
        </w:rPr>
        <w:t xml:space="preserve">Week four </w:t>
      </w:r>
      <w:r w:rsidR="00D84EB1" w:rsidRPr="00E5568E">
        <w:rPr>
          <w:noProof/>
          <w:sz w:val="44"/>
          <w:szCs w:val="44"/>
        </w:rPr>
        <w:t xml:space="preserve">assignment which is about creating </w:t>
      </w:r>
      <w:r w:rsidR="00A75A0A" w:rsidRPr="00E5568E">
        <w:rPr>
          <w:noProof/>
          <w:sz w:val="44"/>
          <w:szCs w:val="44"/>
        </w:rPr>
        <w:t>a student</w:t>
      </w:r>
      <w:r w:rsidR="00BF7853" w:rsidRPr="00E5568E">
        <w:rPr>
          <w:noProof/>
          <w:sz w:val="44"/>
          <w:szCs w:val="44"/>
        </w:rPr>
        <w:t xml:space="preserve"> </w:t>
      </w:r>
      <w:r w:rsidR="00BB3220" w:rsidRPr="00E5568E">
        <w:rPr>
          <w:noProof/>
          <w:sz w:val="44"/>
          <w:szCs w:val="44"/>
        </w:rPr>
        <w:t>registration application that stores and displays student record</w:t>
      </w:r>
      <w:r w:rsidR="00E304CB" w:rsidRPr="00E5568E">
        <w:rPr>
          <w:noProof/>
          <w:sz w:val="44"/>
          <w:szCs w:val="44"/>
        </w:rPr>
        <w:t>s  and developing an entity</w:t>
      </w:r>
      <w:r w:rsidR="005A3730" w:rsidRPr="00E5568E">
        <w:rPr>
          <w:noProof/>
          <w:sz w:val="44"/>
          <w:szCs w:val="44"/>
        </w:rPr>
        <w:t xml:space="preserve"> record management app with add,</w:t>
      </w:r>
      <w:r w:rsidR="00465602" w:rsidRPr="00E5568E">
        <w:rPr>
          <w:noProof/>
          <w:sz w:val="44"/>
          <w:szCs w:val="44"/>
        </w:rPr>
        <w:t>update,delete and search functioning very well</w:t>
      </w:r>
      <w:r w:rsidR="00E5568E" w:rsidRPr="00E5568E">
        <w:rPr>
          <w:noProof/>
          <w:sz w:val="44"/>
          <w:szCs w:val="44"/>
        </w:rPr>
        <w:t>.</w:t>
      </w:r>
    </w:p>
    <w:p w14:paraId="756ED558" w14:textId="41D065A1" w:rsidR="00E5568E" w:rsidRDefault="00557285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1B5D2AF" wp14:editId="0379B484">
            <wp:extent cx="7806696" cy="4389120"/>
            <wp:effectExtent l="0" t="0" r="3810" b="0"/>
            <wp:docPr id="4554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9311" name="Picture 4554993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69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69">
        <w:rPr>
          <w:noProof/>
          <w:sz w:val="44"/>
          <w:szCs w:val="44"/>
        </w:rPr>
        <w:t xml:space="preserve">    </w:t>
      </w:r>
      <w:r w:rsidR="00835E69">
        <w:rPr>
          <w:noProof/>
          <w:sz w:val="44"/>
          <w:szCs w:val="44"/>
        </w:rPr>
        <w:drawing>
          <wp:inline distT="0" distB="0" distL="0" distR="0" wp14:anchorId="6D29EC6E" wp14:editId="1C8317E3">
            <wp:extent cx="7644057" cy="4297680"/>
            <wp:effectExtent l="0" t="0" r="0" b="7620"/>
            <wp:docPr id="928871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1507" name="Picture 9288715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6EF">
        <w:rPr>
          <w:noProof/>
          <w:sz w:val="44"/>
          <w:szCs w:val="44"/>
        </w:rPr>
        <w:t xml:space="preserve">  </w:t>
      </w:r>
      <w:r w:rsidR="00D356EF">
        <w:rPr>
          <w:noProof/>
          <w:sz w:val="44"/>
          <w:szCs w:val="44"/>
        </w:rPr>
        <w:drawing>
          <wp:inline distT="0" distB="0" distL="0" distR="0" wp14:anchorId="76D3BC06" wp14:editId="0200643C">
            <wp:extent cx="7806697" cy="4389120"/>
            <wp:effectExtent l="0" t="0" r="3810" b="0"/>
            <wp:docPr id="23457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7284" name="Picture 234572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69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6EF">
        <w:rPr>
          <w:noProof/>
          <w:sz w:val="44"/>
          <w:szCs w:val="44"/>
        </w:rPr>
        <w:t xml:space="preserve">   </w:t>
      </w:r>
      <w:r w:rsidR="00D356EF">
        <w:rPr>
          <w:noProof/>
          <w:sz w:val="44"/>
          <w:szCs w:val="44"/>
        </w:rPr>
        <w:drawing>
          <wp:inline distT="0" distB="0" distL="0" distR="0" wp14:anchorId="5E710194" wp14:editId="244C9F0B">
            <wp:extent cx="7644057" cy="4297680"/>
            <wp:effectExtent l="0" t="0" r="0" b="7620"/>
            <wp:docPr id="788560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0837" name="Picture 78856083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91B">
        <w:rPr>
          <w:noProof/>
          <w:sz w:val="44"/>
          <w:szCs w:val="44"/>
        </w:rPr>
        <w:t xml:space="preserve">    </w:t>
      </w:r>
      <w:r w:rsidR="001E591B">
        <w:rPr>
          <w:noProof/>
          <w:sz w:val="44"/>
          <w:szCs w:val="44"/>
        </w:rPr>
        <w:drawing>
          <wp:inline distT="0" distB="0" distL="0" distR="0" wp14:anchorId="58D60571" wp14:editId="563EF031">
            <wp:extent cx="7644057" cy="4297680"/>
            <wp:effectExtent l="0" t="0" r="0" b="7620"/>
            <wp:docPr id="499519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19791" name="Picture 49951979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AAD">
        <w:rPr>
          <w:noProof/>
          <w:sz w:val="44"/>
          <w:szCs w:val="44"/>
        </w:rPr>
        <w:t xml:space="preserve">     </w:t>
      </w:r>
      <w:r w:rsidR="00FB1AAD">
        <w:rPr>
          <w:noProof/>
          <w:sz w:val="44"/>
          <w:szCs w:val="44"/>
        </w:rPr>
        <w:drawing>
          <wp:inline distT="0" distB="0" distL="0" distR="0" wp14:anchorId="789E8631" wp14:editId="0D7AF62B">
            <wp:extent cx="7644057" cy="4297680"/>
            <wp:effectExtent l="0" t="0" r="0" b="7620"/>
            <wp:docPr id="523337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7580" name="Picture 5233375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E1">
        <w:rPr>
          <w:noProof/>
          <w:sz w:val="44"/>
          <w:szCs w:val="44"/>
        </w:rPr>
        <w:t xml:space="preserve">    </w:t>
      </w:r>
      <w:r w:rsidR="002D292A">
        <w:rPr>
          <w:noProof/>
          <w:sz w:val="44"/>
          <w:szCs w:val="44"/>
        </w:rPr>
        <w:drawing>
          <wp:inline distT="0" distB="0" distL="0" distR="0" wp14:anchorId="1FEAA053" wp14:editId="3947691A">
            <wp:extent cx="7644057" cy="4297680"/>
            <wp:effectExtent l="0" t="0" r="0" b="7620"/>
            <wp:docPr id="1569941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1348" name="Picture 15699413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9D3">
        <w:rPr>
          <w:noProof/>
          <w:sz w:val="44"/>
          <w:szCs w:val="44"/>
        </w:rPr>
        <w:t xml:space="preserve">    </w:t>
      </w:r>
      <w:r w:rsidR="00D979D3">
        <w:rPr>
          <w:noProof/>
          <w:sz w:val="44"/>
          <w:szCs w:val="44"/>
        </w:rPr>
        <w:drawing>
          <wp:inline distT="0" distB="0" distL="0" distR="0" wp14:anchorId="72D7B238" wp14:editId="1CB41D2B">
            <wp:extent cx="7644057" cy="4297680"/>
            <wp:effectExtent l="0" t="0" r="0" b="7620"/>
            <wp:docPr id="18845890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9051" name="Picture 188458905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8584" w14:textId="608A24E3" w:rsidR="00D979D3" w:rsidRDefault="00D979D3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t>The output</w:t>
      </w:r>
      <w:r w:rsidR="002F5BE8">
        <w:rPr>
          <w:noProof/>
          <w:sz w:val="44"/>
          <w:szCs w:val="44"/>
        </w:rPr>
        <w:t xml:space="preserve"> display of the app is </w:t>
      </w:r>
    </w:p>
    <w:p w14:paraId="17C6AD5C" w14:textId="2C8CFF6D" w:rsidR="002F5BE8" w:rsidRDefault="00B67A04" w:rsidP="001A5D1F">
      <w:pPr>
        <w:ind w:left="108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82FCC25" wp14:editId="6893F62C">
            <wp:extent cx="3497466" cy="7772400"/>
            <wp:effectExtent l="0" t="0" r="8255" b="0"/>
            <wp:docPr id="1032373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3073" name="Picture 103237307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466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AD8E" w14:textId="51883A53" w:rsidR="00D12F93" w:rsidRDefault="00D0160E" w:rsidP="00872EEA">
      <w:pPr>
        <w:pStyle w:val="ListParagraph"/>
        <w:numPr>
          <w:ilvl w:val="0"/>
          <w:numId w:val="12"/>
        </w:numPr>
        <w:rPr>
          <w:noProof/>
          <w:sz w:val="44"/>
          <w:szCs w:val="44"/>
        </w:rPr>
      </w:pPr>
      <w:r w:rsidRPr="00872EEA">
        <w:rPr>
          <w:noProof/>
          <w:sz w:val="44"/>
          <w:szCs w:val="44"/>
        </w:rPr>
        <w:t>Week five assignment about</w:t>
      </w:r>
      <w:r w:rsidR="00A8019E" w:rsidRPr="00872EEA">
        <w:rPr>
          <w:noProof/>
          <w:sz w:val="44"/>
          <w:szCs w:val="44"/>
        </w:rPr>
        <w:t xml:space="preserve"> creating </w:t>
      </w:r>
      <w:r w:rsidR="00455079" w:rsidRPr="00872EEA">
        <w:rPr>
          <w:noProof/>
          <w:sz w:val="44"/>
          <w:szCs w:val="44"/>
        </w:rPr>
        <w:t xml:space="preserve">an application that </w:t>
      </w:r>
      <w:r w:rsidR="005D4D41" w:rsidRPr="00872EEA">
        <w:rPr>
          <w:noProof/>
          <w:sz w:val="44"/>
          <w:szCs w:val="44"/>
        </w:rPr>
        <w:t xml:space="preserve">retrives users from a public API and </w:t>
      </w:r>
      <w:r w:rsidR="002416C3" w:rsidRPr="00872EEA">
        <w:rPr>
          <w:noProof/>
          <w:sz w:val="44"/>
          <w:szCs w:val="44"/>
        </w:rPr>
        <w:t>diplay them using recycle</w:t>
      </w:r>
      <w:r w:rsidR="008040F6" w:rsidRPr="00872EEA">
        <w:rPr>
          <w:noProof/>
          <w:sz w:val="44"/>
          <w:szCs w:val="44"/>
        </w:rPr>
        <w:t xml:space="preserve">view  and developing a mobile </w:t>
      </w:r>
      <w:r w:rsidR="009629EA" w:rsidRPr="00872EEA">
        <w:rPr>
          <w:noProof/>
          <w:sz w:val="44"/>
          <w:szCs w:val="44"/>
        </w:rPr>
        <w:t xml:space="preserve">API consumer </w:t>
      </w:r>
      <w:r w:rsidR="00537B00" w:rsidRPr="00872EEA">
        <w:rPr>
          <w:noProof/>
          <w:sz w:val="44"/>
          <w:szCs w:val="44"/>
        </w:rPr>
        <w:t xml:space="preserve"> application </w:t>
      </w:r>
      <w:r w:rsidR="007C1F37" w:rsidRPr="00872EEA">
        <w:rPr>
          <w:noProof/>
          <w:sz w:val="44"/>
          <w:szCs w:val="44"/>
        </w:rPr>
        <w:t>that connects to a public REST API</w:t>
      </w:r>
      <w:r w:rsidR="006734BA" w:rsidRPr="00872EEA">
        <w:rPr>
          <w:noProof/>
          <w:sz w:val="44"/>
          <w:szCs w:val="44"/>
        </w:rPr>
        <w:t xml:space="preserve"> and displays records</w:t>
      </w:r>
      <w:r w:rsidR="00481517">
        <w:rPr>
          <w:noProof/>
          <w:sz w:val="44"/>
          <w:szCs w:val="44"/>
        </w:rPr>
        <w:t>.</w:t>
      </w:r>
    </w:p>
    <w:p w14:paraId="0F7BE268" w14:textId="172A0217" w:rsidR="00481517" w:rsidRDefault="003B3FF1" w:rsidP="00481517">
      <w:pPr>
        <w:ind w:left="144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3E4BA1C" wp14:editId="799AEBA7">
            <wp:extent cx="7644057" cy="4297680"/>
            <wp:effectExtent l="0" t="0" r="0" b="7620"/>
            <wp:docPr id="987210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0027" name="Picture 98721002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DA6">
        <w:rPr>
          <w:noProof/>
          <w:sz w:val="44"/>
          <w:szCs w:val="44"/>
        </w:rPr>
        <w:t xml:space="preserve"> </w:t>
      </w:r>
      <w:r w:rsidR="00FA6645">
        <w:rPr>
          <w:noProof/>
          <w:sz w:val="44"/>
          <w:szCs w:val="44"/>
        </w:rPr>
        <w:t xml:space="preserve">    </w:t>
      </w:r>
      <w:r w:rsidR="00824DA6">
        <w:rPr>
          <w:noProof/>
          <w:sz w:val="44"/>
          <w:szCs w:val="44"/>
        </w:rPr>
        <w:t xml:space="preserve"> </w:t>
      </w:r>
      <w:r w:rsidR="00824DA6">
        <w:rPr>
          <w:noProof/>
          <w:sz w:val="44"/>
          <w:szCs w:val="44"/>
        </w:rPr>
        <w:drawing>
          <wp:inline distT="0" distB="0" distL="0" distR="0" wp14:anchorId="51E0BC9B" wp14:editId="5FE1CC92">
            <wp:extent cx="7644057" cy="4297680"/>
            <wp:effectExtent l="0" t="0" r="0" b="7620"/>
            <wp:docPr id="16247842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4205" name="Picture 162478420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645">
        <w:rPr>
          <w:noProof/>
          <w:sz w:val="44"/>
          <w:szCs w:val="44"/>
        </w:rPr>
        <w:t xml:space="preserve">  </w:t>
      </w:r>
      <w:r w:rsidR="00FA6645">
        <w:rPr>
          <w:noProof/>
          <w:sz w:val="44"/>
          <w:szCs w:val="44"/>
        </w:rPr>
        <w:drawing>
          <wp:inline distT="0" distB="0" distL="0" distR="0" wp14:anchorId="402537B8" wp14:editId="5345EF80">
            <wp:extent cx="7644058" cy="4297680"/>
            <wp:effectExtent l="0" t="0" r="0" b="7620"/>
            <wp:docPr id="1065750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50090" name="Picture 106575009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77E">
        <w:rPr>
          <w:noProof/>
          <w:sz w:val="44"/>
          <w:szCs w:val="44"/>
        </w:rPr>
        <w:t xml:space="preserve">     </w:t>
      </w:r>
      <w:r w:rsidR="008C577E">
        <w:rPr>
          <w:noProof/>
          <w:sz w:val="44"/>
          <w:szCs w:val="44"/>
        </w:rPr>
        <w:drawing>
          <wp:inline distT="0" distB="0" distL="0" distR="0" wp14:anchorId="657AF692" wp14:editId="7A1D0668">
            <wp:extent cx="7644057" cy="4297680"/>
            <wp:effectExtent l="0" t="0" r="0" b="7620"/>
            <wp:docPr id="8381717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1713" name="Picture 83817171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CA">
        <w:rPr>
          <w:noProof/>
          <w:sz w:val="44"/>
          <w:szCs w:val="44"/>
        </w:rPr>
        <w:t xml:space="preserve">    </w:t>
      </w:r>
      <w:r w:rsidR="009B21CA">
        <w:rPr>
          <w:noProof/>
          <w:sz w:val="44"/>
          <w:szCs w:val="44"/>
        </w:rPr>
        <w:drawing>
          <wp:inline distT="0" distB="0" distL="0" distR="0" wp14:anchorId="419EF616" wp14:editId="61508A96">
            <wp:extent cx="7644062" cy="4297680"/>
            <wp:effectExtent l="0" t="0" r="0" b="7620"/>
            <wp:docPr id="1771471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1717" name="Picture 177147171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06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5CD8" w14:textId="23BEA9A0" w:rsidR="00584C71" w:rsidRDefault="00584C71" w:rsidP="00481517">
      <w:pPr>
        <w:ind w:left="1440"/>
        <w:rPr>
          <w:noProof/>
          <w:sz w:val="44"/>
          <w:szCs w:val="44"/>
        </w:rPr>
      </w:pPr>
      <w:r>
        <w:rPr>
          <w:noProof/>
          <w:sz w:val="44"/>
          <w:szCs w:val="44"/>
        </w:rPr>
        <w:t xml:space="preserve">The output of the app display is </w:t>
      </w:r>
    </w:p>
    <w:p w14:paraId="54C4824C" w14:textId="5B7A46A1" w:rsidR="00584C71" w:rsidRPr="00481517" w:rsidRDefault="00006C13" w:rsidP="00481517">
      <w:pPr>
        <w:ind w:left="1440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CF478CF" wp14:editId="58311F98">
            <wp:extent cx="4114650" cy="9144000"/>
            <wp:effectExtent l="0" t="0" r="635" b="0"/>
            <wp:docPr id="1537772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72039" name="Picture 153777203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C71" w:rsidRPr="0048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724"/>
    <w:multiLevelType w:val="hybridMultilevel"/>
    <w:tmpl w:val="454A7524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EAC063D"/>
    <w:multiLevelType w:val="hybridMultilevel"/>
    <w:tmpl w:val="05500D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EC05CC"/>
    <w:multiLevelType w:val="hybridMultilevel"/>
    <w:tmpl w:val="4694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D6700"/>
    <w:multiLevelType w:val="hybridMultilevel"/>
    <w:tmpl w:val="5FD83E7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5A156B8"/>
    <w:multiLevelType w:val="hybridMultilevel"/>
    <w:tmpl w:val="4C909B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959A3"/>
    <w:multiLevelType w:val="hybridMultilevel"/>
    <w:tmpl w:val="F4C262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D2FC7"/>
    <w:multiLevelType w:val="hybridMultilevel"/>
    <w:tmpl w:val="2F564C0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6E52F5"/>
    <w:multiLevelType w:val="hybridMultilevel"/>
    <w:tmpl w:val="82964FA2"/>
    <w:lvl w:ilvl="0" w:tplc="0409000B">
      <w:start w:val="1"/>
      <w:numFmt w:val="bullet"/>
      <w:lvlText w:val=""/>
      <w:lvlJc w:val="left"/>
      <w:pPr>
        <w:ind w:left="15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8" w15:restartNumberingAfterBreak="0">
    <w:nsid w:val="44D84DD9"/>
    <w:multiLevelType w:val="hybridMultilevel"/>
    <w:tmpl w:val="4D6A6A9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2330859"/>
    <w:multiLevelType w:val="hybridMultilevel"/>
    <w:tmpl w:val="D61EE43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76D10D7"/>
    <w:multiLevelType w:val="hybridMultilevel"/>
    <w:tmpl w:val="67441E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0B38F7"/>
    <w:multiLevelType w:val="hybridMultilevel"/>
    <w:tmpl w:val="3B2A4D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9592424">
    <w:abstractNumId w:val="2"/>
  </w:num>
  <w:num w:numId="2" w16cid:durableId="1424496059">
    <w:abstractNumId w:val="10"/>
  </w:num>
  <w:num w:numId="3" w16cid:durableId="1806772617">
    <w:abstractNumId w:val="6"/>
  </w:num>
  <w:num w:numId="4" w16cid:durableId="962347786">
    <w:abstractNumId w:val="3"/>
  </w:num>
  <w:num w:numId="5" w16cid:durableId="738557313">
    <w:abstractNumId w:val="0"/>
  </w:num>
  <w:num w:numId="6" w16cid:durableId="1894000116">
    <w:abstractNumId w:val="5"/>
  </w:num>
  <w:num w:numId="7" w16cid:durableId="1386681469">
    <w:abstractNumId w:val="7"/>
  </w:num>
  <w:num w:numId="8" w16cid:durableId="1220628351">
    <w:abstractNumId w:val="1"/>
  </w:num>
  <w:num w:numId="9" w16cid:durableId="1185512626">
    <w:abstractNumId w:val="11"/>
  </w:num>
  <w:num w:numId="10" w16cid:durableId="1067607100">
    <w:abstractNumId w:val="4"/>
  </w:num>
  <w:num w:numId="11" w16cid:durableId="1334913801">
    <w:abstractNumId w:val="8"/>
  </w:num>
  <w:num w:numId="12" w16cid:durableId="885407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1B"/>
    <w:rsid w:val="00006C13"/>
    <w:rsid w:val="00014EF2"/>
    <w:rsid w:val="000340E6"/>
    <w:rsid w:val="000443E2"/>
    <w:rsid w:val="000471BC"/>
    <w:rsid w:val="000633FA"/>
    <w:rsid w:val="00067CE5"/>
    <w:rsid w:val="00073085"/>
    <w:rsid w:val="000772D6"/>
    <w:rsid w:val="000B47FF"/>
    <w:rsid w:val="000D6058"/>
    <w:rsid w:val="000F3A07"/>
    <w:rsid w:val="00113890"/>
    <w:rsid w:val="00117502"/>
    <w:rsid w:val="0012007F"/>
    <w:rsid w:val="00137E8E"/>
    <w:rsid w:val="00147BA6"/>
    <w:rsid w:val="001815F1"/>
    <w:rsid w:val="00184F05"/>
    <w:rsid w:val="001A5D1F"/>
    <w:rsid w:val="001E591B"/>
    <w:rsid w:val="001F4363"/>
    <w:rsid w:val="002277DD"/>
    <w:rsid w:val="00236773"/>
    <w:rsid w:val="002416C3"/>
    <w:rsid w:val="002725DF"/>
    <w:rsid w:val="00275C3B"/>
    <w:rsid w:val="002873DA"/>
    <w:rsid w:val="002955D1"/>
    <w:rsid w:val="00297784"/>
    <w:rsid w:val="002A5B49"/>
    <w:rsid w:val="002D1A0A"/>
    <w:rsid w:val="002D292A"/>
    <w:rsid w:val="002E64B6"/>
    <w:rsid w:val="002F33EC"/>
    <w:rsid w:val="002F5BE8"/>
    <w:rsid w:val="0032007A"/>
    <w:rsid w:val="0033683A"/>
    <w:rsid w:val="003473B7"/>
    <w:rsid w:val="00356640"/>
    <w:rsid w:val="00381C0F"/>
    <w:rsid w:val="00390444"/>
    <w:rsid w:val="003B3FF1"/>
    <w:rsid w:val="003C349E"/>
    <w:rsid w:val="003F3E80"/>
    <w:rsid w:val="003F6A05"/>
    <w:rsid w:val="0041241E"/>
    <w:rsid w:val="0042541A"/>
    <w:rsid w:val="00426A47"/>
    <w:rsid w:val="004328E9"/>
    <w:rsid w:val="00436688"/>
    <w:rsid w:val="0044028C"/>
    <w:rsid w:val="00452105"/>
    <w:rsid w:val="00453B94"/>
    <w:rsid w:val="00455079"/>
    <w:rsid w:val="00462C22"/>
    <w:rsid w:val="00465602"/>
    <w:rsid w:val="00466465"/>
    <w:rsid w:val="0047485A"/>
    <w:rsid w:val="00481517"/>
    <w:rsid w:val="00492845"/>
    <w:rsid w:val="004B364F"/>
    <w:rsid w:val="004B544C"/>
    <w:rsid w:val="004C6721"/>
    <w:rsid w:val="004F25C8"/>
    <w:rsid w:val="004F401B"/>
    <w:rsid w:val="004F6BD9"/>
    <w:rsid w:val="00503307"/>
    <w:rsid w:val="005141F5"/>
    <w:rsid w:val="00523221"/>
    <w:rsid w:val="00537B00"/>
    <w:rsid w:val="00547851"/>
    <w:rsid w:val="00557285"/>
    <w:rsid w:val="00583570"/>
    <w:rsid w:val="00584C71"/>
    <w:rsid w:val="00584C8A"/>
    <w:rsid w:val="005A3730"/>
    <w:rsid w:val="005A41DC"/>
    <w:rsid w:val="005D4AF6"/>
    <w:rsid w:val="005D4D41"/>
    <w:rsid w:val="0060010C"/>
    <w:rsid w:val="00630507"/>
    <w:rsid w:val="00667772"/>
    <w:rsid w:val="006734BA"/>
    <w:rsid w:val="00681F27"/>
    <w:rsid w:val="006B6D6D"/>
    <w:rsid w:val="006D4563"/>
    <w:rsid w:val="007039E8"/>
    <w:rsid w:val="007075BD"/>
    <w:rsid w:val="00723C4D"/>
    <w:rsid w:val="00732B5F"/>
    <w:rsid w:val="007450CF"/>
    <w:rsid w:val="0075691F"/>
    <w:rsid w:val="00764A13"/>
    <w:rsid w:val="00767DF6"/>
    <w:rsid w:val="0077629C"/>
    <w:rsid w:val="007A2110"/>
    <w:rsid w:val="007C1F37"/>
    <w:rsid w:val="007F39E8"/>
    <w:rsid w:val="007F52E0"/>
    <w:rsid w:val="008040F6"/>
    <w:rsid w:val="00824DA6"/>
    <w:rsid w:val="00835E69"/>
    <w:rsid w:val="00872EEA"/>
    <w:rsid w:val="008B4FB8"/>
    <w:rsid w:val="008C577E"/>
    <w:rsid w:val="008D3FA3"/>
    <w:rsid w:val="008E1561"/>
    <w:rsid w:val="0093480E"/>
    <w:rsid w:val="00941BFF"/>
    <w:rsid w:val="00956836"/>
    <w:rsid w:val="009629EA"/>
    <w:rsid w:val="009808A2"/>
    <w:rsid w:val="0098451B"/>
    <w:rsid w:val="00996505"/>
    <w:rsid w:val="009B21CA"/>
    <w:rsid w:val="009D3682"/>
    <w:rsid w:val="009F434B"/>
    <w:rsid w:val="00A14A68"/>
    <w:rsid w:val="00A253D3"/>
    <w:rsid w:val="00A31EAC"/>
    <w:rsid w:val="00A36515"/>
    <w:rsid w:val="00A5109B"/>
    <w:rsid w:val="00A75A0A"/>
    <w:rsid w:val="00A8019E"/>
    <w:rsid w:val="00A91109"/>
    <w:rsid w:val="00AA31DB"/>
    <w:rsid w:val="00AA67DB"/>
    <w:rsid w:val="00AA77DE"/>
    <w:rsid w:val="00AB1149"/>
    <w:rsid w:val="00AC4A7A"/>
    <w:rsid w:val="00B12920"/>
    <w:rsid w:val="00B47D55"/>
    <w:rsid w:val="00B502CD"/>
    <w:rsid w:val="00B63701"/>
    <w:rsid w:val="00B67A04"/>
    <w:rsid w:val="00B7330F"/>
    <w:rsid w:val="00B8631F"/>
    <w:rsid w:val="00B92A23"/>
    <w:rsid w:val="00B946FB"/>
    <w:rsid w:val="00BA655A"/>
    <w:rsid w:val="00BB3220"/>
    <w:rsid w:val="00BB3891"/>
    <w:rsid w:val="00BC2150"/>
    <w:rsid w:val="00BD3A6D"/>
    <w:rsid w:val="00BF7853"/>
    <w:rsid w:val="00C27FBC"/>
    <w:rsid w:val="00C3254B"/>
    <w:rsid w:val="00C74BDF"/>
    <w:rsid w:val="00C90D63"/>
    <w:rsid w:val="00CA28BB"/>
    <w:rsid w:val="00CA3010"/>
    <w:rsid w:val="00CB689A"/>
    <w:rsid w:val="00D0160E"/>
    <w:rsid w:val="00D12414"/>
    <w:rsid w:val="00D12F93"/>
    <w:rsid w:val="00D356EF"/>
    <w:rsid w:val="00D40B6F"/>
    <w:rsid w:val="00D6337E"/>
    <w:rsid w:val="00D84EB1"/>
    <w:rsid w:val="00D979D3"/>
    <w:rsid w:val="00DA5221"/>
    <w:rsid w:val="00DE12D1"/>
    <w:rsid w:val="00DF19DF"/>
    <w:rsid w:val="00E122DA"/>
    <w:rsid w:val="00E304CB"/>
    <w:rsid w:val="00E5568E"/>
    <w:rsid w:val="00E80663"/>
    <w:rsid w:val="00E819C2"/>
    <w:rsid w:val="00EB42CB"/>
    <w:rsid w:val="00EC155C"/>
    <w:rsid w:val="00EC2EAD"/>
    <w:rsid w:val="00ED3954"/>
    <w:rsid w:val="00EE2F78"/>
    <w:rsid w:val="00EF3941"/>
    <w:rsid w:val="00F21DEE"/>
    <w:rsid w:val="00F6733C"/>
    <w:rsid w:val="00F761E1"/>
    <w:rsid w:val="00F76338"/>
    <w:rsid w:val="00FA6645"/>
    <w:rsid w:val="00FB1AAD"/>
    <w:rsid w:val="00FD4498"/>
    <w:rsid w:val="00FE589D"/>
    <w:rsid w:val="00F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9461"/>
  <w15:chartTrackingRefBased/>
  <w15:docId w15:val="{EB64F92A-6367-4B67-B5FF-40159053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F3ABA-B368-4DB1-94E0-E900AA8ED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makena</dc:creator>
  <cp:keywords/>
  <dc:description/>
  <cp:lastModifiedBy>Catherine makena</cp:lastModifiedBy>
  <cp:revision>2</cp:revision>
  <dcterms:created xsi:type="dcterms:W3CDTF">2026-06-09T07:11:00Z</dcterms:created>
  <dcterms:modified xsi:type="dcterms:W3CDTF">2026-06-09T07:11:00Z</dcterms:modified>
</cp:coreProperties>
</file>